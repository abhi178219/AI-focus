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Sai Abhishek Vidavaluru</w:t>
      </w:r>
    </w:p>
    <w:p>
      <w:pPr>
        <w:spacing w:after="60" w:before="0"/>
        <w:jc w:val="center"/>
      </w:pPr>
      <w:r>
        <w:rPr>
          <w:rFonts w:ascii="Arial" w:cs="Arial" w:eastAsia="Arial" w:hAnsi="Arial"/>
          <w:color w:val="555555"/>
          <w:sz w:val="19"/>
          <w:szCs w:val="19"/>
        </w:rPr>
        <w:t xml:space="preserve">+91 96777 78899  ·  abhishekreddyv@gmail.com  ·  linkedin.com/in/sai-abhishek-v  ·  </w:t>
      </w:r>
      <w:del w:id="101" w:author="Claude" w:date="2026-04-10T00:00:00Z">
        <w:r>
          <w:rPr>
            <w:rFonts w:ascii="Arial" w:cs="Arial" w:eastAsia="Arial" w:hAnsi="Arial"/>
            <w:color w:val="555555"/>
            <w:sz w:val="19"/>
            <w:szCs w:val="19"/>
          </w:rPr>
          <w:delText>Mumbai, India</w:delText>
        </w:r>
      </w:del>
      <w:ins w:id="102" w:author="Claude" w:date="2026-04-10T00:00:00Z">
        <w:r>
          <w:rPr>
            <w:rFonts w:ascii="Arial" w:cs="Arial" w:eastAsia="Arial" w:hAnsi="Arial"/>
            <w:color w:val="555555"/>
            <w:sz w:val="19"/>
            <w:szCs w:val="19"/>
          </w:rPr>
          <w:t>Hyderabad, India</w:t>
        </w:r>
      </w:ins>
      <w:r>
        <w:rPr>
          <w:rFonts w:ascii="Arial" w:cs="Arial" w:eastAsia="Arial" w:hAnsi="Arial"/>
          <w:color w:val="555555"/>
          <w:sz w:val="19"/>
          <w:szCs w:val="19"/>
        </w:rPr>
        <w:t xml:space="preserve"/>
      </w:r>
    </w:p>
    <w:p>
      <w:pPr>
        <w:pBdr>
          <w:bottom w:val="single" w:color="2E75B6" w:sz="6" w:space="1"/>
        </w:pBdr>
        <w:spacing w:after="160" w:before="40"/>
      </w:pPr>
    </w:p>
    <w:p>
      <w:pPr>
        <w:spacing w:after="100" w:before="0"/>
      </w:pPr>
      <w:r>
        <w:rPr>
          <w:rFonts w:ascii="Arial" w:cs="Arial" w:eastAsia="Arial" w:hAnsi="Arial"/>
          <w:i w:val="false"/>
          <w:iCs w:val="false"/>
          <w:color w:val="1A1A1A"/>
          <w:sz w:val="20"/>
          <w:szCs w:val="20"/>
        </w:rPr>
        <w:t xml:space="preserve">Senior Product Manager with 6+ years building financial products across lending, fixed income, and wealth — mostly in spaces where compliance isn't optional and speed still matters. At Liquiloans, I've owned the non-captive lending division end-to-end, taken a bond platform from zero to ₹40 Cr in 5 months, and once shipped a regulator-mandated UPI compliance feature across multiple vendors in under two sprints — without taking down a recently launched product. I work best at the intersection of partner complexity, risk logic, and user experience, and I've learned that the best PM decisions usually happen when you're willing to sit in the messy middle between legal, engineering, and the business.</w:t>
      </w:r>
      <w:ins w:id="105" w:author="Claude" w:date="2026-04-10T00:00:00Z">
        <w:r>
          <w:rPr>
            <w:rFonts w:ascii="Arial" w:cs="Arial" w:eastAsia="Arial" w:hAnsi="Arial"/>
            <w:i w:val="false"/>
            <w:iCs w:val="false"/>
            <w:color w:val="1A1A1A"/>
            <w:sz w:val="20"/>
            <w:szCs w:val="20"/>
          </w:rPr>
          <w:t xml:space="preserve"> I have a track record of building consumer lending journeys end-to-end — from borrower acquisition and funnel optimisation to disbursement and post-loan flows — with direct experience coordinating credit bureau and KYC-linked API integrations across multi-lender marketplace environments.</w:t>
        </w:r>
      </w:ins>
      <w:r>
        <w:rPr>
          <w:rFonts w:ascii="Arial" w:cs="Arial" w:eastAsia="Arial" w:hAnsi="Arial"/>
          <w:i w:val="false"/>
          <w:iCs w:val="false"/>
          <w:color w:val="1A1A1A"/>
          <w:sz w:val="20"/>
          <w:szCs w:val="20"/>
        </w:rPr>
        <w:t xml:space="preserve"/>
      </w:r>
    </w:p>
    <w:p>
      <w:pPr>
        <w:pBdr>
          <w:bottom w:val="single" w:color="2E75B6" w:sz="8" w:space="4"/>
        </w:pBdr>
        <w:spacing w:after="50" w:before="180"/>
      </w:pPr>
      <w:r>
        <w:rPr>
          <w:rFonts w:ascii="Arial" w:cs="Arial" w:eastAsia="Arial" w:hAnsi="Arial"/>
          <w:b/>
          <w:bCs/>
          <w:color w:val="1F4E79"/>
          <w:sz w:val="22"/>
          <w:szCs w:val="22"/>
        </w:rPr>
        <w:t xml:space="preserve">EXPERIENCE</w:t>
      </w:r>
    </w:p>
    <w:p>
      <w:pPr>
        <w:tabs>
          <w:tab w:val="right" w:pos="9360"/>
        </w:tabs>
        <w:spacing w:after="25" w:before="130"/>
      </w:pPr>
      <w:r>
        <w:rPr>
          <w:rFonts w:ascii="Arial" w:cs="Arial" w:eastAsia="Arial" w:hAnsi="Arial"/>
          <w:b/>
          <w:bCs/>
          <w:color w:val="1A1A1A"/>
          <w:sz w:val="22"/>
          <w:szCs w:val="22"/>
        </w:rPr>
        <w:t xml:space="preserve">Senior Product Manager</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Liquiloans</w:t>
      </w:r>
      <w:r>
        <w:rPr>
          <w:rFonts w:ascii="Arial" w:cs="Arial" w:eastAsia="Arial" w:hAnsi="Arial"/>
          <w:sz w:val="22"/>
          <w:szCs w:val="22"/>
        </w:rPr>
        <w:t xml:space="preserve">	</w:t>
      </w:r>
      <w:r>
        <w:rPr>
          <w:rFonts w:ascii="Arial" w:cs="Arial" w:eastAsia="Arial" w:hAnsi="Arial"/>
          <w:i/>
          <w:iCs/>
          <w:color w:val="555555"/>
          <w:sz w:val="20"/>
          <w:szCs w:val="20"/>
        </w:rPr>
        <w:t xml:space="preserve">Sep 2023 – Present  ·  </w:t>
      </w:r>
      <w:del w:id="103" w:author="Claude" w:date="2026-04-10T00:00:00Z">
        <w:r>
          <w:rPr>
            <w:rFonts w:ascii="Arial" w:cs="Arial" w:eastAsia="Arial" w:hAnsi="Arial"/>
            <w:color w:val="555555"/>
            <w:sz w:val="20"/>
            <w:szCs w:val="20"/>
          </w:rPr>
          <w:delText>Mumbai</w:delText>
        </w:r>
      </w:del>
      <w:ins w:id="104" w:author="Claude" w:date="2026-04-10T00:00:00Z">
        <w:r>
          <w:rPr>
            <w:rFonts w:ascii="Arial" w:cs="Arial" w:eastAsia="Arial" w:hAnsi="Arial"/>
            <w:color w:val="555555"/>
            <w:sz w:val="20"/>
            <w:szCs w:val="20"/>
          </w:rPr>
          <w:t>Hyderabad</w:t>
        </w:r>
      </w:ins>
      <w:r>
        <w:rPr>
          <w:rFonts w:ascii="Arial" w:cs="Arial" w:eastAsia="Arial" w:hAnsi="Arial"/>
          <w:color w:val="555555"/>
          <w:sz w:val="20"/>
          <w:szCs w:val="20"/>
        </w:rPr>
        <w:t xml:space="preserve"/>
      </w:r>
    </w:p>
    <w:p>
      <w:pPr>
        <w:spacing w:after="40" w:before="100"/>
        <w:jc w:val="left"/>
      </w:pPr>
      <w:r>
        <w:rPr>
          <w:rFonts w:ascii="Arial" w:cs="Arial" w:eastAsia="Arial" w:hAnsi="Arial"/>
          <w:b/>
          <w:bCs/>
          <w:color w:val="1F4E79"/>
          <w:sz w:val="19"/>
          <w:szCs w:val="19"/>
        </w:rPr>
        <w:t xml:space="preserve">Lending &amp; Partner Platform</w:t>
      </w:r>
    </w:p>
    <w:p>
      <w:pPr>
        <w:pStyle w:val="ListParagraph"/>
        <w:numPr>
          <w:ilvl w:val="0"/>
          <w:numId w:val="2"/>
        </w:numPr>
        <w:spacing w:after="32" w:before="32"/>
      </w:pPr>
      <w:r>
        <w:rPr>
          <w:rFonts w:ascii="Arial" w:cs="Arial" w:eastAsia="Arial" w:hAnsi="Arial"/>
          <w:color w:val="1A1A1A"/>
          <w:sz w:val="20"/>
          <w:szCs w:val="20"/>
        </w:rPr>
        <w:t xml:space="preserve">Owned PRDs and end-to-end delivery for 12 lending partner integrations (Khatabook, MoneyView, LoanTap). Mapped borrower funnels, ran partner feedback reviews, and shipped UX + risk-rule changes that improved partner conversion by 20–30%.</w:t>
      </w:r>
      <w:ins w:id="106" w:author="Claude" w:date="2026-04-10T00:00:00Z">
        <w:r>
          <w:rPr>
            <w:rFonts w:ascii="Arial" w:cs="Arial" w:eastAsia="Arial" w:hAnsi="Arial"/>
            <w:color w:val="1A1A1A"/>
            <w:sz w:val="20"/>
            <w:szCs w:val="20"/>
          </w:rPr>
          <w:t xml:space="preserve"> Managed end-to-end borrower acquisition flows across a multi-lender digital lending marketplace — coordinating credit bureau (CIBIL/CRIF) checks, KYC-linked API integrations, and bureau-driven underwriting logic across partner systems.</w:t>
        </w:r>
      </w:ins>
      <w:r>
        <w:rPr>
          <w:rFonts w:ascii="Arial" w:cs="Arial" w:eastAsia="Arial" w:hAnsi="Arial"/>
          <w:color w:val="1A1A1A"/>
          <w:sz w:val="20"/>
          <w:szCs w:val="20"/>
        </w:rPr>
        <w:t xml:space="preserve"/>
      </w:r>
    </w:p>
    <w:p>
      <w:pPr>
        <w:pStyle w:val="ListParagraph"/>
        <w:numPr>
          <w:ilvl w:val="0"/>
          <w:numId w:val="2"/>
        </w:numPr>
        <w:spacing w:after="32" w:before="32"/>
      </w:pPr>
      <w:r>
        <w:rPr>
          <w:rFonts w:ascii="Arial" w:cs="Arial" w:eastAsia="Arial" w:hAnsi="Arial"/>
          <w:color w:val="1A1A1A"/>
          <w:sz w:val="20"/>
          <w:szCs w:val="20"/>
        </w:rPr>
        <w:t xml:space="preserve">Rebuilt the onboarding and risk strategy for the non-captive division — reduced partner integration timelines by 30% and improved operational efficiency by 20%.</w:t>
      </w:r>
    </w:p>
    <w:p>
      <w:pPr>
        <w:pStyle w:val="ListParagraph"/>
        <w:numPr>
          <w:ilvl w:val="0"/>
          <w:numId w:val="2"/>
        </w:numPr>
        <w:spacing w:after="32" w:before="32"/>
      </w:pPr>
      <w:r>
        <w:rPr>
          <w:rFonts w:ascii="Arial" w:cs="Arial" w:eastAsia="Arial" w:hAnsi="Arial"/>
          <w:color w:val="1A1A1A"/>
          <w:sz w:val="20"/>
          <w:szCs w:val="20"/>
        </w:rPr>
        <w:t xml:space="preserve">Managed 20+ strategic partnerships overseeing ₹730 Cr in monthly disbursements and ₹1,000 Cr in AUM.</w:t>
      </w:r>
    </w:p>
    <w:p>
      <w:pPr>
        <w:pStyle w:val="ListParagraph"/>
        <w:numPr>
          <w:ilvl w:val="0"/>
          <w:numId w:val="2"/>
        </w:numPr>
        <w:spacing w:after="32" w:before="32"/>
      </w:pPr>
      <w:r>
        <w:rPr>
          <w:rFonts w:ascii="Arial" w:cs="Arial" w:eastAsia="Arial" w:hAnsi="Arial"/>
          <w:color w:val="1A1A1A"/>
          <w:sz w:val="20"/>
          <w:szCs w:val="20"/>
        </w:rPr>
        <w:t xml:space="preserve">Launched a new NBFC business line, cutting loan application turnaround from 6 hours to under 10 minutes.</w:t>
      </w:r>
    </w:p>
    <w:p>
      <w:pPr>
        <w:pStyle w:val="ListParagraph"/>
        <w:numPr>
          <w:ilvl w:val="0"/>
          <w:numId w:val="2"/>
        </w:numPr>
        <w:spacing w:after="32" w:before="32"/>
      </w:pPr>
      <w:r>
        <w:rPr>
          <w:rFonts w:ascii="Arial" w:cs="Arial" w:eastAsia="Arial" w:hAnsi="Arial"/>
          <w:color w:val="1A1A1A"/>
          <w:sz w:val="20"/>
          <w:szCs w:val="20"/>
        </w:rPr>
        <w:t xml:space="preserve">Introduced a new disbursement mechanism that improved company cashflows by 20% and increased income by 15%.</w:t>
      </w:r>
    </w:p>
    <w:p>
      <w:pPr>
        <w:pStyle w:val="ListParagraph"/>
        <w:numPr>
          <w:ilvl w:val="0"/>
          <w:numId w:val="2"/>
        </w:numPr>
        <w:spacing w:after="32" w:before="32"/>
      </w:pPr>
      <w:r>
        <w:rPr>
          <w:rFonts w:ascii="Arial" w:cs="Arial" w:eastAsia="Arial" w:hAnsi="Arial"/>
          <w:color w:val="1A1A1A"/>
          <w:sz w:val="20"/>
          <w:szCs w:val="20"/>
        </w:rPr>
        <w:t xml:space="preserve">Shipped compliance-aligned features that reduced lead creation time by 25%, streamlining borrower acquisition across partner channels.</w:t>
      </w:r>
    </w:p>
    <w:p>
      <w:pPr>
        <w:spacing w:after="40" w:before="100"/>
        <w:jc w:val="left"/>
      </w:pPr>
      <w:r>
        <w:rPr>
          <w:rFonts w:ascii="Arial" w:cs="Arial" w:eastAsia="Arial" w:hAnsi="Arial"/>
          <w:b/>
          <w:bCs/>
          <w:color w:val="1F4E79"/>
          <w:sz w:val="19"/>
          <w:szCs w:val="19"/>
        </w:rPr>
        <w:t xml:space="preserve">Wealth &amp; Fixed Income — NDX Finserv Platform (0→1)</w:t>
      </w:r>
    </w:p>
    <w:p>
      <w:pPr>
        <w:pStyle w:val="ListParagraph"/>
        <w:numPr>
          <w:ilvl w:val="0"/>
          <w:numId w:val="2"/>
        </w:numPr>
        <w:spacing w:after="32" w:before="32"/>
      </w:pPr>
      <w:r>
        <w:rPr>
          <w:rFonts w:ascii="Arial" w:cs="Arial" w:eastAsia="Arial" w:hAnsi="Arial"/>
          <w:color w:val="1A1A1A"/>
          <w:sz w:val="20"/>
          <w:szCs w:val="20"/>
        </w:rPr>
        <w:t xml:space="preserve">Leading the product vision for NDX Finserv — the parent entity for Liquiloans (P2P NBFC), other NBFCs, and Liquibonds. The broader goal: build NDX Finserv into a single, unified investment platform for both regulated and unregulated products, serving individual investors and IFA distributors.</w:t>
      </w:r>
    </w:p>
    <w:p>
      <w:pPr>
        <w:pStyle w:val="ListParagraph"/>
        <w:numPr>
          <w:ilvl w:val="0"/>
          <w:numId w:val="2"/>
        </w:numPr>
        <w:spacing w:after="32" w:before="32"/>
      </w:pPr>
      <w:r>
        <w:rPr>
          <w:rFonts w:ascii="Arial" w:cs="Arial" w:eastAsia="Arial" w:hAnsi="Arial"/>
          <w:color w:val="1A1A1A"/>
          <w:sz w:val="20"/>
          <w:szCs w:val="20"/>
        </w:rPr>
        <w:t xml:space="preserve">Built and launched Liquibonds, a web-based fixed income platform for individual investors and IFAs — live since Oct 2025, ₹40 Cr in business since inception. Integrated with NSDL DP and cut onboarding completion time by 40% post-MVP, bringing a compliance-heavy DP-linked journey under 4 minutes.</w:t>
      </w:r>
    </w:p>
    <w:p>
      <w:pPr>
        <w:pStyle w:val="ListParagraph"/>
        <w:numPr>
          <w:ilvl w:val="0"/>
          <w:numId w:val="2"/>
        </w:numPr>
        <w:spacing w:after="32" w:before="32"/>
      </w:pPr>
      <w:r>
        <w:rPr>
          <w:rFonts w:ascii="Arial" w:cs="Arial" w:eastAsia="Arial" w:hAnsi="Arial"/>
          <w:color w:val="1A1A1A"/>
          <w:sz w:val="20"/>
          <w:szCs w:val="20"/>
        </w:rPr>
        <w:t xml:space="preserve">Leveraged NDX Finserv's IFA onboarding infrastructure to enable IFAs to transact directly on Liquibonds — laying the foundation for a multi-product distribution network across the NDX group.</w:t>
      </w:r>
    </w:p>
    <w:p>
      <w:pPr>
        <w:pStyle w:val="ListParagraph"/>
        <w:numPr>
          <w:ilvl w:val="0"/>
          <w:numId w:val="2"/>
        </w:numPr>
        <w:spacing w:after="32" w:before="32"/>
      </w:pPr>
      <w:r>
        <w:rPr>
          <w:rFonts w:ascii="Arial" w:cs="Arial" w:eastAsia="Arial" w:hAnsi="Arial"/>
          <w:color w:val="1A1A1A"/>
          <w:sz w:val="20"/>
          <w:szCs w:val="20"/>
        </w:rPr>
        <w:t xml:space="preserve">Navigated a hard regulatory deadline on UPI handle validation: coordinated across multiple vendors and payment gateways to go live within one month, shipping in 1–2 sprints while keeping a recently launched platform stable.</w:t>
      </w:r>
    </w:p>
    <w:p>
      <w:pPr>
        <w:pStyle w:val="ListParagraph"/>
        <w:numPr>
          <w:ilvl w:val="0"/>
          <w:numId w:val="2"/>
        </w:numPr>
        <w:spacing w:after="32" w:before="32"/>
      </w:pPr>
      <w:r>
        <w:rPr>
          <w:rFonts w:ascii="Arial" w:cs="Arial" w:eastAsia="Arial" w:hAnsi="Arial"/>
          <w:color w:val="1A1A1A"/>
          <w:sz w:val="20"/>
          <w:szCs w:val="20"/>
        </w:rPr>
        <w:t xml:space="preserve">Spearheading integrations of Digital Gold and Fixed Deposits — both in MVP, scheduled for launch — expanding NDX Finserv's product suite and moving toward the one-stop investment platform vision.</w:t>
      </w:r>
    </w:p>
    <w:p>
      <w:pPr>
        <w:spacing w:after="40" w:before="100"/>
        <w:jc w:val="left"/>
      </w:pPr>
      <w:r>
        <w:rPr>
          <w:rFonts w:ascii="Arial" w:cs="Arial" w:eastAsia="Arial" w:hAnsi="Arial"/>
          <w:b/>
          <w:bCs/>
          <w:color w:val="1F4E79"/>
          <w:sz w:val="19"/>
          <w:szCs w:val="19"/>
        </w:rPr>
        <w:t xml:space="preserve">Recognition</w:t>
      </w:r>
    </w:p>
    <w:p>
      <w:pPr>
        <w:pStyle w:val="ListParagraph"/>
        <w:numPr>
          <w:ilvl w:val="0"/>
          <w:numId w:val="2"/>
        </w:numPr>
        <w:spacing w:after="32" w:before="32"/>
      </w:pPr>
      <w:r>
        <w:rPr>
          <w:rFonts w:ascii="Arial" w:cs="Arial" w:eastAsia="Arial" w:hAnsi="Arial"/>
          <w:color w:val="1A1A1A"/>
          <w:sz w:val="20"/>
          <w:szCs w:val="20"/>
        </w:rPr>
        <w:t xml:space="preserve">Employee of the Quarter, Q4 FY23 — for contribution to partner success and product delivery.</w:t>
      </w:r>
    </w:p>
    <w:p>
      <w:pPr>
        <w:tabs>
          <w:tab w:val="right" w:pos="9360"/>
        </w:tabs>
        <w:spacing w:after="25" w:before="130"/>
      </w:pPr>
      <w:r>
        <w:rPr>
          <w:rFonts w:ascii="Arial" w:cs="Arial" w:eastAsia="Arial" w:hAnsi="Arial"/>
          <w:b/>
          <w:bCs/>
          <w:color w:val="1A1A1A"/>
          <w:sz w:val="22"/>
          <w:szCs w:val="22"/>
        </w:rPr>
        <w:t xml:space="preserve">Investor Relations Lead &amp; Product Manager</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GetVantage</w:t>
      </w:r>
      <w:r>
        <w:rPr>
          <w:rFonts w:ascii="Arial" w:cs="Arial" w:eastAsia="Arial" w:hAnsi="Arial"/>
          <w:sz w:val="22"/>
          <w:szCs w:val="22"/>
        </w:rPr>
        <w:t xml:space="preserve">	</w:t>
      </w:r>
      <w:r>
        <w:rPr>
          <w:rFonts w:ascii="Arial" w:cs="Arial" w:eastAsia="Arial" w:hAnsi="Arial"/>
          <w:i/>
          <w:iCs/>
          <w:color w:val="555555"/>
          <w:sz w:val="20"/>
          <w:szCs w:val="20"/>
        </w:rPr>
        <w:t xml:space="preserve">Nov 2022 – May 2023  ·  Mumbai</w:t>
      </w:r>
    </w:p>
    <w:p>
      <w:pPr>
        <w:pStyle w:val="ListParagraph"/>
        <w:numPr>
          <w:ilvl w:val="0"/>
          <w:numId w:val="2"/>
        </w:numPr>
        <w:spacing w:after="32" w:before="32"/>
      </w:pPr>
      <w:r>
        <w:rPr>
          <w:rFonts w:ascii="Arial" w:cs="Arial" w:eastAsia="Arial" w:hAnsi="Arial"/>
          <w:color w:val="1A1A1A"/>
          <w:sz w:val="20"/>
          <w:szCs w:val="20"/>
        </w:rPr>
        <w:t xml:space="preserve">Defined product requirements and GTM strategy for an online bond platform — wrote wireframes, investor flows, and led the end-to-end launch readiness process.</w:t>
      </w:r>
    </w:p>
    <w:p>
      <w:pPr>
        <w:pStyle w:val="ListParagraph"/>
        <w:numPr>
          <w:ilvl w:val="0"/>
          <w:numId w:val="2"/>
        </w:numPr>
        <w:spacing w:after="32" w:before="32"/>
      </w:pPr>
      <w:r>
        <w:rPr>
          <w:rFonts w:ascii="Arial" w:cs="Arial" w:eastAsia="Arial" w:hAnsi="Arial"/>
          <w:color w:val="1A1A1A"/>
          <w:sz w:val="20"/>
          <w:szCs w:val="20"/>
        </w:rPr>
        <w:t xml:space="preserve">Onboarded an Alternate Investment Fund (AIF), coordinating with legal, compliance, and external stakeholders to achieve regulatory clearance.</w:t>
      </w:r>
    </w:p>
    <w:p>
      <w:pPr>
        <w:tabs>
          <w:tab w:val="right" w:pos="9360"/>
        </w:tabs>
        <w:spacing w:after="25" w:before="130"/>
      </w:pPr>
      <w:r>
        <w:rPr>
          <w:rFonts w:ascii="Arial" w:cs="Arial" w:eastAsia="Arial" w:hAnsi="Arial"/>
          <w:b/>
          <w:bCs/>
          <w:color w:val="1A1A1A"/>
          <w:sz w:val="22"/>
          <w:szCs w:val="22"/>
        </w:rPr>
        <w:t xml:space="preserve">Investor Relations &amp; Credit Manager</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GripInvest</w:t>
      </w:r>
      <w:r>
        <w:rPr>
          <w:rFonts w:ascii="Arial" w:cs="Arial" w:eastAsia="Arial" w:hAnsi="Arial"/>
          <w:sz w:val="22"/>
          <w:szCs w:val="22"/>
        </w:rPr>
        <w:t xml:space="preserve">	</w:t>
      </w:r>
      <w:r>
        <w:rPr>
          <w:rFonts w:ascii="Arial" w:cs="Arial" w:eastAsia="Arial" w:hAnsi="Arial"/>
          <w:i/>
          <w:iCs/>
          <w:color w:val="555555"/>
          <w:sz w:val="20"/>
          <w:szCs w:val="20"/>
        </w:rPr>
        <w:t xml:space="preserve">Oct 2020 – Oct 2022  ·  Remote</w:t>
      </w:r>
    </w:p>
    <w:p>
      <w:pPr>
        <w:pStyle w:val="ListParagraph"/>
        <w:numPr>
          <w:ilvl w:val="0"/>
          <w:numId w:val="2"/>
        </w:numPr>
        <w:spacing w:after="32" w:before="32"/>
      </w:pPr>
      <w:r>
        <w:rPr>
          <w:rFonts w:ascii="Arial" w:cs="Arial" w:eastAsia="Arial" w:hAnsi="Arial"/>
          <w:color w:val="1A1A1A"/>
          <w:sz w:val="20"/>
          <w:szCs w:val="20"/>
        </w:rPr>
        <w:t xml:space="preserve">Scaled platform AUM from ₹0 to ₹40 Cr, working closely with product and credit teams to streamline issuance and transaction flows.</w:t>
      </w:r>
    </w:p>
    <w:p>
      <w:pPr>
        <w:pStyle w:val="ListParagraph"/>
        <w:numPr>
          <w:ilvl w:val="0"/>
          <w:numId w:val="2"/>
        </w:numPr>
        <w:spacing w:after="32" w:before="32"/>
      </w:pPr>
      <w:r>
        <w:rPr>
          <w:rFonts w:ascii="Arial" w:cs="Arial" w:eastAsia="Arial" w:hAnsi="Arial"/>
          <w:color w:val="1A1A1A"/>
          <w:sz w:val="20"/>
          <w:szCs w:val="20"/>
        </w:rPr>
        <w:t xml:space="preserve">Co-led the launch of chatbot-driven customer support with engineering — reduced investor response times to under 10 minutes.</w:t>
      </w:r>
    </w:p>
    <w:p>
      <w:pPr>
        <w:pStyle w:val="ListParagraph"/>
        <w:numPr>
          <w:ilvl w:val="0"/>
          <w:numId w:val="2"/>
        </w:numPr>
        <w:spacing w:after="32" w:before="32"/>
      </w:pPr>
      <w:r>
        <w:rPr>
          <w:rFonts w:ascii="Arial" w:cs="Arial" w:eastAsia="Arial" w:hAnsi="Arial"/>
          <w:color w:val="1A1A1A"/>
          <w:sz w:val="20"/>
          <w:szCs w:val="20"/>
        </w:rPr>
        <w:t xml:space="preserve">Optimised transaction costs by 5% through process and partner-level improvements.</w:t>
      </w:r>
    </w:p>
    <w:p>
      <w:pPr>
        <w:tabs>
          <w:tab w:val="right" w:pos="9360"/>
        </w:tabs>
        <w:spacing w:after="25" w:before="130"/>
      </w:pPr>
      <w:r>
        <w:rPr>
          <w:rFonts w:ascii="Arial" w:cs="Arial" w:eastAsia="Arial" w:hAnsi="Arial"/>
          <w:b/>
          <w:bCs/>
          <w:color w:val="1A1A1A"/>
          <w:sz w:val="22"/>
          <w:szCs w:val="22"/>
        </w:rPr>
        <w:t xml:space="preserve">Relationship Manager – Wealth Management</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ICICI Bank</w:t>
      </w:r>
      <w:r>
        <w:rPr>
          <w:rFonts w:ascii="Arial" w:cs="Arial" w:eastAsia="Arial" w:hAnsi="Arial"/>
          <w:sz w:val="22"/>
          <w:szCs w:val="22"/>
        </w:rPr>
        <w:t xml:space="preserve">	</w:t>
      </w:r>
      <w:r>
        <w:rPr>
          <w:rFonts w:ascii="Arial" w:cs="Arial" w:eastAsia="Arial" w:hAnsi="Arial"/>
          <w:i/>
          <w:iCs/>
          <w:color w:val="555555"/>
          <w:sz w:val="20"/>
          <w:szCs w:val="20"/>
        </w:rPr>
        <w:t xml:space="preserve">Feb 2020 – Sep 2020  ·  Mumbai</w:t>
      </w:r>
    </w:p>
    <w:p>
      <w:pPr>
        <w:pStyle w:val="ListParagraph"/>
        <w:numPr>
          <w:ilvl w:val="0"/>
          <w:numId w:val="2"/>
        </w:numPr>
        <w:spacing w:after="32" w:before="32"/>
      </w:pPr>
      <w:r>
        <w:rPr>
          <w:rFonts w:ascii="Arial" w:cs="Arial" w:eastAsia="Arial" w:hAnsi="Arial"/>
          <w:color w:val="1A1A1A"/>
          <w:sz w:val="20"/>
          <w:szCs w:val="20"/>
        </w:rPr>
        <w:t xml:space="preserve">Managed 400+ HNI clients with a ₹150 Cr portfolio. Ranked in the top 10% of the firm for CASA and MF book growth.</w:t>
      </w:r>
    </w:p>
    <w:p>
      <w:pPr>
        <w:tabs>
          <w:tab w:val="right" w:pos="9360"/>
        </w:tabs>
        <w:spacing w:after="25" w:before="130"/>
      </w:pPr>
      <w:r>
        <w:rPr>
          <w:rFonts w:ascii="Arial" w:cs="Arial" w:eastAsia="Arial" w:hAnsi="Arial"/>
          <w:b/>
          <w:bCs/>
          <w:color w:val="1A1A1A"/>
          <w:sz w:val="22"/>
          <w:szCs w:val="22"/>
        </w:rPr>
        <w:t xml:space="preserve">Business Development Associate</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Byju's</w:t>
      </w:r>
      <w:r>
        <w:rPr>
          <w:rFonts w:ascii="Arial" w:cs="Arial" w:eastAsia="Arial" w:hAnsi="Arial"/>
          <w:sz w:val="22"/>
          <w:szCs w:val="22"/>
        </w:rPr>
        <w:t xml:space="preserve">	</w:t>
      </w:r>
      <w:r>
        <w:rPr>
          <w:rFonts w:ascii="Arial" w:cs="Arial" w:eastAsia="Arial" w:hAnsi="Arial"/>
          <w:i/>
          <w:iCs/>
          <w:color w:val="555555"/>
          <w:sz w:val="20"/>
          <w:szCs w:val="20"/>
        </w:rPr>
        <w:t xml:space="preserve">Apr 2019 – Jan 2020  ·  Hyderabad</w:t>
      </w:r>
    </w:p>
    <w:p>
      <w:pPr>
        <w:pStyle w:val="ListParagraph"/>
        <w:numPr>
          <w:ilvl w:val="0"/>
          <w:numId w:val="2"/>
        </w:numPr>
        <w:spacing w:after="32" w:before="32"/>
      </w:pPr>
      <w:r>
        <w:rPr>
          <w:rFonts w:ascii="Arial" w:cs="Arial" w:eastAsia="Arial" w:hAnsi="Arial"/>
          <w:color w:val="1A1A1A"/>
          <w:sz w:val="20"/>
          <w:szCs w:val="20"/>
        </w:rPr>
        <w:t xml:space="preserve">Led expansion into 5 new cities, achieving ₹1.5 Cr MRR per city. Highest sales conversion in a quarter.</w:t>
      </w:r>
    </w:p>
    <w:p>
      <w:pPr>
        <w:tabs>
          <w:tab w:val="right" w:pos="9360"/>
        </w:tabs>
        <w:spacing w:after="25" w:before="130"/>
      </w:pPr>
      <w:r>
        <w:rPr>
          <w:rFonts w:ascii="Arial" w:cs="Arial" w:eastAsia="Arial" w:hAnsi="Arial"/>
          <w:b/>
          <w:bCs/>
          <w:color w:val="1A1A1A"/>
          <w:sz w:val="22"/>
          <w:szCs w:val="22"/>
        </w:rPr>
        <w:t xml:space="preserve">Management Trainee – Wholesale Credit Risk</w:t>
      </w:r>
      <w:r>
        <w:rPr>
          <w:rFonts w:ascii="Arial" w:cs="Arial" w:eastAsia="Arial" w:hAnsi="Arial"/>
          <w:color w:val="555555"/>
          <w:sz w:val="22"/>
          <w:szCs w:val="22"/>
        </w:rPr>
        <w:t xml:space="preserve">  |  </w:t>
      </w:r>
      <w:r>
        <w:rPr>
          <w:rFonts w:ascii="Arial" w:cs="Arial" w:eastAsia="Arial" w:hAnsi="Arial"/>
          <w:b/>
          <w:bCs/>
          <w:color w:val="1F4E79"/>
          <w:sz w:val="22"/>
          <w:szCs w:val="22"/>
        </w:rPr>
        <w:t xml:space="preserve">HDFC Bank</w:t>
      </w:r>
      <w:r>
        <w:rPr>
          <w:rFonts w:ascii="Arial" w:cs="Arial" w:eastAsia="Arial" w:hAnsi="Arial"/>
          <w:sz w:val="22"/>
          <w:szCs w:val="22"/>
        </w:rPr>
        <w:t xml:space="preserve">	</w:t>
      </w:r>
      <w:r>
        <w:rPr>
          <w:rFonts w:ascii="Arial" w:cs="Arial" w:eastAsia="Arial" w:hAnsi="Arial"/>
          <w:i/>
          <w:iCs/>
          <w:color w:val="555555"/>
          <w:sz w:val="20"/>
          <w:szCs w:val="20"/>
        </w:rPr>
        <w:t xml:space="preserve">Apr 2018 – Nov 2018  ·  Surat</w:t>
      </w:r>
    </w:p>
    <w:p>
      <w:pPr>
        <w:pStyle w:val="ListParagraph"/>
        <w:numPr>
          <w:ilvl w:val="0"/>
          <w:numId w:val="2"/>
        </w:numPr>
        <w:spacing w:after="32" w:before="32"/>
      </w:pPr>
      <w:r>
        <w:rPr>
          <w:rFonts w:ascii="Arial" w:cs="Arial" w:eastAsia="Arial" w:hAnsi="Arial"/>
          <w:color w:val="1A1A1A"/>
          <w:sz w:val="20"/>
          <w:szCs w:val="20"/>
        </w:rPr>
        <w:t xml:space="preserve">Part of a digital transformation initiative that cut credit underwriting processing time from 2 days to 2 hours. Managed 40+ cases with zero delinquencies.</w:t>
      </w:r>
    </w:p>
    <w:p>
      <w:pPr>
        <w:pBdr>
          <w:bottom w:val="single" w:color="2E75B6" w:sz="8" w:space="4"/>
        </w:pBdr>
        <w:spacing w:after="50" w:before="180"/>
      </w:pPr>
      <w:r>
        <w:rPr>
          <w:rFonts w:ascii="Arial" w:cs="Arial" w:eastAsia="Arial" w:hAnsi="Arial"/>
          <w:b/>
          <w:bCs/>
          <w:color w:val="1F4E79"/>
          <w:sz w:val="22"/>
          <w:szCs w:val="22"/>
        </w:rPr>
        <w:t xml:space="preserve">SKILLS &amp; TOOLS</w:t>
      </w:r>
    </w:p>
    <w:p>
      <w:pPr>
        <w:spacing w:after="50" w:before="50"/>
      </w:pPr>
      <w:r>
        <w:rPr>
          <w:rFonts w:ascii="Arial" w:cs="Arial" w:eastAsia="Arial" w:hAnsi="Arial"/>
          <w:b/>
          <w:bCs/>
          <w:color w:val="1F4E79"/>
          <w:sz w:val="20"/>
          <w:szCs w:val="20"/>
        </w:rPr>
        <w:t xml:space="preserve">Product:  </w:t>
      </w:r>
      <w:r>
        <w:rPr>
          <w:rFonts w:ascii="Arial" w:cs="Arial" w:eastAsia="Arial" w:hAnsi="Arial"/>
          <w:color w:val="1A1A1A"/>
          <w:sz w:val="20"/>
          <w:szCs w:val="20"/>
        </w:rPr>
        <w:t xml:space="preserve">PRDs, user stories, roadmap planning, OKRs, prioritisation frameworks, discovery, A/B testing, agile/scrum, sprint planning</w:t>
      </w:r>
    </w:p>
    <w:p>
      <w:pPr>
        <w:spacing w:after="50" w:before="50"/>
      </w:pPr>
      <w:r>
        <w:rPr>
          <w:rFonts w:ascii="Arial" w:cs="Arial" w:eastAsia="Arial" w:hAnsi="Arial"/>
          <w:b/>
          <w:bCs/>
          <w:color w:val="1F4E79"/>
          <w:sz w:val="20"/>
          <w:szCs w:val="20"/>
        </w:rPr>
        <w:t xml:space="preserve">Domain:  </w:t>
      </w:r>
      <w:r>
        <w:rPr>
          <w:rFonts w:ascii="Arial" w:cs="Arial" w:eastAsia="Arial" w:hAnsi="Arial"/>
          <w:color w:val="1A1A1A"/>
          <w:sz w:val="20"/>
          <w:szCs w:val="20"/>
        </w:rPr>
        <w:t xml:space="preserve">Lending, NBFC partnerships, fixed income, wealth products, compliance-aligned product design, API integrations, risk &amp; underwriting, disbursement flows</w:t>
      </w:r>
      <w:ins w:id="107" w:author="Claude" w:date="2026-04-10T00:00:00Z">
        <w:r>
          <w:rPr>
            <w:rFonts w:ascii="Arial" w:cs="Arial" w:eastAsia="Arial" w:hAnsi="Arial"/>
            <w:color w:val="1A1A1A"/>
            <w:sz w:val="20"/>
            <w:szCs w:val="20"/>
          </w:rPr>
          <w:t xml:space="preserve">, credit bureau APIs (CIBIL/CRIF), bureau-linked underwriting flows, consumer lending marketplace</w:t>
        </w:r>
      </w:ins>
      <w:r>
        <w:rPr>
          <w:rFonts w:ascii="Arial" w:cs="Arial" w:eastAsia="Arial" w:hAnsi="Arial"/>
          <w:color w:val="1A1A1A"/>
          <w:sz w:val="20"/>
          <w:szCs w:val="20"/>
        </w:rPr>
        <w:t xml:space="preserve"/>
      </w:r>
    </w:p>
    <w:p>
      <w:pPr>
        <w:spacing w:after="50" w:before="50"/>
      </w:pPr>
      <w:r>
        <w:rPr>
          <w:rFonts w:ascii="Arial" w:cs="Arial" w:eastAsia="Arial" w:hAnsi="Arial"/>
          <w:b/>
          <w:bCs/>
          <w:color w:val="1F4E79"/>
          <w:sz w:val="20"/>
          <w:szCs w:val="20"/>
        </w:rPr>
        <w:t xml:space="preserve">Tools:  </w:t>
      </w:r>
      <w:r>
        <w:rPr>
          <w:rFonts w:ascii="Arial" w:cs="Arial" w:eastAsia="Arial" w:hAnsi="Arial"/>
          <w:color w:val="1A1A1A"/>
          <w:sz w:val="20"/>
          <w:szCs w:val="20"/>
        </w:rPr>
        <w:t xml:space="preserve">Jira, Confluence, Figma, Miro, SQL, Metabase, Looker, Excel, Google Sheets</w:t>
      </w:r>
    </w:p>
    <w:p>
      <w:pPr>
        <w:spacing w:after="50" w:before="50"/>
      </w:pPr>
      <w:r>
        <w:rPr>
          <w:rFonts w:ascii="Arial" w:cs="Arial" w:eastAsia="Arial" w:hAnsi="Arial"/>
          <w:b/>
          <w:bCs/>
          <w:color w:val="1F4E79"/>
          <w:sz w:val="20"/>
          <w:szCs w:val="20"/>
        </w:rPr>
        <w:t xml:space="preserve">Soft skills:  </w:t>
      </w:r>
      <w:r>
        <w:rPr>
          <w:rFonts w:ascii="Arial" w:cs="Arial" w:eastAsia="Arial" w:hAnsi="Arial"/>
          <w:color w:val="1A1A1A"/>
          <w:sz w:val="20"/>
          <w:szCs w:val="20"/>
        </w:rPr>
        <w:t xml:space="preserve">Cross-functional execution, stakeholder management, go-to-market strategy, vendor coordination, regulatory navigation</w:t>
      </w:r>
    </w:p>
    <w:p>
      <w:pPr>
        <w:pBdr>
          <w:bottom w:val="single" w:color="2E75B6" w:sz="8" w:space="4"/>
        </w:pBdr>
        <w:spacing w:after="50" w:before="180"/>
      </w:pPr>
      <w:r>
        <w:rPr>
          <w:rFonts w:ascii="Arial" w:cs="Arial" w:eastAsia="Arial" w:hAnsi="Arial"/>
          <w:b/>
          <w:bCs/>
          <w:color w:val="1F4E79"/>
          <w:sz w:val="22"/>
          <w:szCs w:val="22"/>
        </w:rPr>
        <w:t xml:space="preserve">EDUCATION</w:t>
      </w:r>
    </w:p>
    <w:p>
      <w:pPr>
        <w:tabs>
          <w:tab w:val="right" w:pos="9360"/>
        </w:tabs>
        <w:spacing w:after="40" w:before="60"/>
      </w:pPr>
      <w:r>
        <w:rPr>
          <w:rFonts w:ascii="Arial" w:cs="Arial" w:eastAsia="Arial" w:hAnsi="Arial"/>
          <w:b/>
          <w:bCs/>
          <w:color w:val="1A1A1A"/>
          <w:sz w:val="20"/>
          <w:szCs w:val="20"/>
        </w:rPr>
        <w:t xml:space="preserve">MBA – Finance</w:t>
      </w:r>
      <w:r>
        <w:rPr>
          <w:rFonts w:ascii="Arial" w:cs="Arial" w:eastAsia="Arial" w:hAnsi="Arial"/>
          <w:color w:val="555555"/>
          <w:sz w:val="20"/>
          <w:szCs w:val="20"/>
        </w:rPr>
        <w:t xml:space="preserve">  ·  Symbiosis Institute of Management Studies (SIMS)</w:t>
      </w:r>
      <w:r>
        <w:rPr>
          <w:rFonts w:ascii="Arial" w:cs="Arial" w:eastAsia="Arial" w:hAnsi="Arial"/>
          <w:sz w:val="20"/>
          <w:szCs w:val="20"/>
        </w:rPr>
        <w:t xml:space="preserve">	</w:t>
      </w:r>
      <w:r>
        <w:rPr>
          <w:rFonts w:ascii="Arial" w:cs="Arial" w:eastAsia="Arial" w:hAnsi="Arial"/>
          <w:i/>
          <w:iCs/>
          <w:color w:val="555555"/>
          <w:sz w:val="20"/>
          <w:szCs w:val="20"/>
        </w:rPr>
        <w:t xml:space="preserve">2016 – 2018</w:t>
      </w:r>
    </w:p>
    <w:p>
      <w:pPr>
        <w:tabs>
          <w:tab w:val="right" w:pos="9360"/>
        </w:tabs>
        <w:spacing w:after="40" w:before="60"/>
      </w:pPr>
      <w:r>
        <w:rPr>
          <w:rFonts w:ascii="Arial" w:cs="Arial" w:eastAsia="Arial" w:hAnsi="Arial"/>
          <w:b/>
          <w:bCs/>
          <w:color w:val="1A1A1A"/>
          <w:sz w:val="20"/>
          <w:szCs w:val="20"/>
        </w:rPr>
        <w:t xml:space="preserve">B.Tech – Electronics &amp; Communication</w:t>
      </w:r>
      <w:r>
        <w:rPr>
          <w:rFonts w:ascii="Arial" w:cs="Arial" w:eastAsia="Arial" w:hAnsi="Arial"/>
          <w:color w:val="555555"/>
          <w:sz w:val="20"/>
          <w:szCs w:val="20"/>
        </w:rPr>
        <w:t xml:space="preserve">  ·  Vellore Institute of Technology (VIT)</w:t>
      </w:r>
      <w:r>
        <w:rPr>
          <w:rFonts w:ascii="Arial" w:cs="Arial" w:eastAsia="Arial" w:hAnsi="Arial"/>
          <w:sz w:val="20"/>
          <w:szCs w:val="20"/>
        </w:rPr>
        <w:t xml:space="preserve">	</w:t>
      </w:r>
      <w:r>
        <w:rPr>
          <w:rFonts w:ascii="Arial" w:cs="Arial" w:eastAsia="Arial" w:hAnsi="Arial"/>
          <w:i/>
          <w:iCs/>
          <w:color w:val="555555"/>
          <w:sz w:val="20"/>
          <w:szCs w:val="20"/>
        </w:rPr>
        <w:t xml:space="preserve">2010 – 2014</w:t>
      </w:r>
    </w:p>
    <w:p>
      <w:pPr>
        <w:pBdr>
          <w:bottom w:val="single" w:color="2E75B6" w:sz="8" w:space="4"/>
        </w:pBdr>
        <w:spacing w:after="50" w:before="180"/>
      </w:pPr>
      <w:r>
        <w:rPr>
          <w:rFonts w:ascii="Arial" w:cs="Arial" w:eastAsia="Arial" w:hAnsi="Arial"/>
          <w:b/>
          <w:bCs/>
          <w:color w:val="1F4E79"/>
          <w:sz w:val="22"/>
          <w:szCs w:val="22"/>
        </w:rPr>
        <w:t xml:space="preserve">CERTIFICATIONS</w:t>
      </w:r>
    </w:p>
    <w:p>
      <w:pPr>
        <w:tabs>
          <w:tab w:val="right" w:pos="9360"/>
        </w:tabs>
        <w:spacing w:after="32" w:before="32"/>
      </w:pPr>
      <w:r>
        <w:rPr>
          <w:rFonts w:ascii="Arial" w:cs="Arial" w:eastAsia="Arial" w:hAnsi="Arial"/>
          <w:color w:val="1A1A1A"/>
          <w:sz w:val="20"/>
          <w:szCs w:val="20"/>
        </w:rPr>
        <w:t xml:space="preserve">Product Management Fellowship</w:t>
      </w:r>
      <w:r>
        <w:rPr>
          <w:rFonts w:ascii="Arial" w:cs="Arial" w:eastAsia="Arial" w:hAnsi="Arial"/>
          <w:color w:val="555555"/>
          <w:sz w:val="20"/>
          <w:szCs w:val="20"/>
        </w:rPr>
        <w:t xml:space="preserve">  ·  Nextleap</w:t>
      </w:r>
      <w:r>
        <w:rPr>
          <w:rFonts w:ascii="Arial" w:cs="Arial" w:eastAsia="Arial" w:hAnsi="Arial"/>
          <w:sz w:val="20"/>
          <w:szCs w:val="20"/>
        </w:rPr>
        <w:t xml:space="preserve">	</w:t>
      </w:r>
      <w:r>
        <w:rPr>
          <w:rFonts w:ascii="Arial" w:cs="Arial" w:eastAsia="Arial" w:hAnsi="Arial"/>
          <w:i/>
          <w:iCs/>
          <w:color w:val="555555"/>
          <w:sz w:val="20"/>
          <w:szCs w:val="20"/>
        </w:rPr>
        <w:t xml:space="preserve">Sep 2022</w:t>
      </w:r>
    </w:p>
    <w:p>
      <w:pPr>
        <w:tabs>
          <w:tab w:val="right" w:pos="9360"/>
        </w:tabs>
        <w:spacing w:after="32" w:before="32"/>
      </w:pPr>
      <w:r>
        <w:rPr>
          <w:rFonts w:ascii="Arial" w:cs="Arial" w:eastAsia="Arial" w:hAnsi="Arial"/>
          <w:color w:val="1A1A1A"/>
          <w:sz w:val="20"/>
          <w:szCs w:val="20"/>
        </w:rPr>
        <w:t xml:space="preserve">Product Analytics Micro</w:t>
      </w:r>
      <w:r>
        <w:rPr>
          <w:rFonts w:ascii="Arial" w:cs="Arial" w:eastAsia="Arial" w:hAnsi="Arial"/>
          <w:color w:val="555555"/>
          <w:sz w:val="20"/>
          <w:szCs w:val="20"/>
        </w:rPr>
        <w:t xml:space="preserve">  ·  Product School</w:t>
      </w:r>
      <w:r>
        <w:rPr>
          <w:rFonts w:ascii="Arial" w:cs="Arial" w:eastAsia="Arial" w:hAnsi="Arial"/>
          <w:sz w:val="20"/>
          <w:szCs w:val="20"/>
        </w:rPr>
        <w:t xml:space="preserve">	</w:t>
      </w:r>
      <w:r>
        <w:rPr>
          <w:rFonts w:ascii="Arial" w:cs="Arial" w:eastAsia="Arial" w:hAnsi="Arial"/>
          <w:i/>
          <w:iCs/>
          <w:color w:val="555555"/>
          <w:sz w:val="20"/>
          <w:szCs w:val="20"/>
        </w:rPr>
        <w:t xml:space="preserve">Aug 2023</w:t>
      </w:r>
    </w:p>
    <w:p>
      <w:pPr>
        <w:tabs>
          <w:tab w:val="right" w:pos="9360"/>
        </w:tabs>
        <w:spacing w:after="32" w:before="32"/>
      </w:pPr>
      <w:r>
        <w:rPr>
          <w:rFonts w:ascii="Arial" w:cs="Arial" w:eastAsia="Arial" w:hAnsi="Arial"/>
          <w:color w:val="1A1A1A"/>
          <w:sz w:val="20"/>
          <w:szCs w:val="20"/>
        </w:rPr>
        <w:t xml:space="preserve">NISM Research Analyst</w:t>
      </w:r>
      <w:r>
        <w:rPr>
          <w:rFonts w:ascii="Arial" w:cs="Arial" w:eastAsia="Arial" w:hAnsi="Arial"/>
          <w:color w:val="555555"/>
          <w:sz w:val="20"/>
          <w:szCs w:val="20"/>
        </w:rPr>
        <w:t xml:space="preserve">  ·  NISM</w:t>
      </w:r>
      <w:r>
        <w:rPr>
          <w:rFonts w:ascii="Arial" w:cs="Arial" w:eastAsia="Arial" w:hAnsi="Arial"/>
          <w:sz w:val="20"/>
          <w:szCs w:val="20"/>
        </w:rPr>
        <w:t xml:space="preserve">	</w:t>
      </w:r>
      <w:r>
        <w:rPr>
          <w:rFonts w:ascii="Arial" w:cs="Arial" w:eastAsia="Arial" w:hAnsi="Arial"/>
          <w:i/>
          <w:iCs/>
          <w:color w:val="555555"/>
          <w:sz w:val="20"/>
          <w:szCs w:val="20"/>
        </w:rPr>
        <w:t xml:space="preserve">May 2022</w:t>
      </w:r>
    </w:p>
    <w:p>
      <w:pPr>
        <w:tabs>
          <w:tab w:val="right" w:pos="9360"/>
        </w:tabs>
        <w:spacing w:after="32" w:before="32"/>
      </w:pPr>
      <w:r>
        <w:rPr>
          <w:rFonts w:ascii="Arial" w:cs="Arial" w:eastAsia="Arial" w:hAnsi="Arial"/>
          <w:color w:val="1A1A1A"/>
          <w:sz w:val="20"/>
          <w:szCs w:val="20"/>
        </w:rPr>
        <w:t xml:space="preserve">NSDL Depository Participant Operations</w:t>
      </w:r>
      <w:r>
        <w:rPr>
          <w:rFonts w:ascii="Arial" w:cs="Arial" w:eastAsia="Arial" w:hAnsi="Arial"/>
          <w:color w:val="555555"/>
          <w:sz w:val="20"/>
          <w:szCs w:val="20"/>
        </w:rPr>
        <w:t xml:space="preserve">  ·  NSDL</w:t>
      </w:r>
      <w:r>
        <w:rPr>
          <w:rFonts w:ascii="Arial" w:cs="Arial" w:eastAsia="Arial" w:hAnsi="Arial"/>
          <w:sz w:val="20"/>
          <w:szCs w:val="20"/>
        </w:rPr>
        <w:t xml:space="preserve">	</w:t>
      </w:r>
      <w:r>
        <w:rPr>
          <w:rFonts w:ascii="Arial" w:cs="Arial" w:eastAsia="Arial" w:hAnsi="Arial"/>
          <w:i/>
          <w:iCs/>
          <w:color w:val="555555"/>
          <w:sz w:val="20"/>
          <w:szCs w:val="20"/>
        </w:rPr>
        <w:t xml:space="preserve">Jan 2026</w:t>
      </w:r>
    </w:p>
    <w:p>
      <w:pPr>
        <w:tabs>
          <w:tab w:val="right" w:pos="9360"/>
        </w:tabs>
        <w:spacing w:after="32" w:before="32"/>
      </w:pPr>
      <w:r>
        <w:rPr>
          <w:rFonts w:ascii="Arial" w:cs="Arial" w:eastAsia="Arial" w:hAnsi="Arial"/>
          <w:color w:val="1A1A1A"/>
          <w:sz w:val="20"/>
          <w:szCs w:val="20"/>
        </w:rPr>
        <w:t xml:space="preserve">Databricks Fundamentals</w:t>
      </w:r>
      <w:r>
        <w:rPr>
          <w:rFonts w:ascii="Arial" w:cs="Arial" w:eastAsia="Arial" w:hAnsi="Arial"/>
          <w:color w:val="555555"/>
          <w:sz w:val="20"/>
          <w:szCs w:val="20"/>
        </w:rPr>
        <w:t xml:space="preserve">  ·  Databricks</w:t>
      </w:r>
      <w:r>
        <w:rPr>
          <w:rFonts w:ascii="Arial" w:cs="Arial" w:eastAsia="Arial" w:hAnsi="Arial"/>
          <w:sz w:val="20"/>
          <w:szCs w:val="20"/>
        </w:rPr>
        <w:t xml:space="preserve">	</w:t>
      </w:r>
      <w:r>
        <w:rPr>
          <w:rFonts w:ascii="Arial" w:cs="Arial" w:eastAsia="Arial" w:hAnsi="Arial"/>
          <w:i/>
          <w:iCs/>
          <w:color w:val="555555"/>
          <w:sz w:val="20"/>
          <w:szCs w:val="20"/>
        </w:rPr>
        <w:t xml:space="preserve">Aug 2025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2026-04-10T05:54:59.371Z</dcterms:created>
  <dcterms:modified xsi:type="dcterms:W3CDTF">2026-04-10T05:54:59.372Z</dcterms:modified>
</cp:coreProperties>
</file>

<file path=docProps/custom.xml><?xml version="1.0" encoding="utf-8"?>
<Properties xmlns="http://schemas.openxmlformats.org/officeDocument/2006/custom-properties" xmlns:vt="http://schemas.openxmlformats.org/officeDocument/2006/docPropsVTypes"/>
</file>